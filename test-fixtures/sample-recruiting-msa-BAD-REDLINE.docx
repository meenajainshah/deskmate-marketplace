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anner"/>
      </w:pPr>
      <w:r>
        <w:rPr>
          <w:b/>
        </w:rPr>
        <w:t xml:space="preserve">MARKED-UP COPY — tracked changes &amp; comments by Contract Guard (Deskmate). This is not legal advice; have an attorney review before signing.</w:t>
      </w:r>
    </w:p>
    <w:p>
      <w:pPr>
        <w:jc w:val="center"/>
      </w:pPr>
      <w:r>
        <w:rPr>
          <w:b/>
        </w:rPr>
        <w:t xml:space="preserve">RECRUITMENT SERVICES AGREEMENT</w:t>
      </w:r>
    </w:p>
    <w:p>
      <w:r>
        <w:t xml:space="preserve">This Recruitment Services Agreement (“Agreement”) is entered into as of ____________, 2026 by and between Nimbus Talent Partners LLC (“Agency”) and Vertex Dynamics, Inc. (“Client”).</w:t>
      </w:r>
    </w:p>
    <w:p>
      <w:pPr>
        <w:pStyle w:val="H"/>
      </w:pPr>
      <w:r>
        <w:rPr>
          <w:b/>
        </w:rPr>
        <w:t xml:space="preserve">1. Engagement</w:t>
      </w:r>
    </w:p>
    <w:p>
      <w:r>
        <w:rPr>
          <w:b/>
        </w:rPr>
        <w:t xml:space="preserve">1.1  </w:t>
      </w:r>
      <w:r>
        <w:t xml:space="preserve">Client engages Agency to identify and introduce candidates (“Candidates”) for permanent positions with Client.</w:t>
      </w:r>
    </w:p>
    <w:p>
      <w:r>
        <w:rPr>
          <w:b/>
        </w:rPr>
        <w:t xml:space="preserve">1.2  </w:t>
      </w:r>
      <w:commentRangeStart w:id="0"/>
      <w:r>
        <w:t xml:space="preserve">Client engages Agency </w:t>
      </w:r>
      <w:del w:id="1001" w:author="Contract Guard" w:date="2026-07-10T00:00:00Z">
        <w:r>
          <w:delText xml:space="preserve">on an exclusive basis for all roles within the Engineering and Product functions during the Term. Client is under no obligation to pay any additional fee for such exclusivity, and may also source candidates through its own efforts or other channels.</w:delText>
        </w:r>
      </w:del>
      <w:ins w:id="1002" w:author="Contract Guard" w:date="2026-07-10T00:00:00Z">
        <w:r>
          <w:t xml:space="preserve">on a non-exclusive basis. Any exclusivity shall be subject to a separately agreed retainer, and shall not permit the Client to source the same roles through other channels without Agency’s consent.</w:t>
        </w:r>
      </w:ins>
      <w:commentRangeEnd w:id="0"/>
      <w:r>
        <w:rPr>
          <w:rStyle w:val="CommentReference"/>
        </w:rPr>
        <w:commentReference w:id="0"/>
      </w:r>
    </w:p>
    <w:p>
      <w:pPr>
        <w:pStyle w:val="H"/>
      </w:pPr>
      <w:r>
        <w:rPr>
          <w:b/>
        </w:rPr>
        <w:t xml:space="preserve">2. Fees</w:t>
      </w:r>
    </w:p>
    <w:p>
      <w:r>
        <w:rPr>
          <w:b/>
        </w:rPr>
        <w:t xml:space="preserve">2.1  </w:t>
      </w:r>
      <w:commentRangeStart w:id="1"/>
      <w:r>
        <w:t xml:space="preserve">For a successful placement, Client shall pay Agency a placement fee equal to </w:t>
      </w:r>
      <w:del w:id="1003" w:author="Contract Guard" w:date="2026-07-10T00:00:00Z">
        <w:r>
          <w:delText xml:space="preserve">eighteen percent (18%) of the Candidate’s total first-year remuneration, including base salary, guaranteed and discretionary bonuses, commissions, sign-on payments, equity, and any other compensation of any kind.</w:delText>
        </w:r>
      </w:del>
      <w:ins w:id="1004" w:author="Contract Guard" w:date="2026-07-10T00:00:00Z">
        <w:r>
          <w:t xml:space="preserve">twenty percent (20%) of the Candidate’s first-year annualised base salary, excluding bonus, commission, equity, and sign-on payments unless expressly agreed in writing.</w:t>
        </w:r>
      </w:ins>
      <w:commentRangeEnd w:id="1"/>
      <w:r>
        <w:rPr>
          <w:rStyle w:val="CommentReference"/>
        </w:rPr>
        <w:commentReference w:id="1"/>
      </w:r>
    </w:p>
    <w:p>
      <w:r>
        <w:rPr>
          <w:b/>
        </w:rPr>
        <w:t xml:space="preserve">2.2  </w:t>
      </w:r>
      <w:commentRangeStart w:id="2"/>
      <w:r>
        <w:t xml:space="preserve">The Fee shall be </w:t>
      </w:r>
      <w:del w:id="1005" w:author="Contract Guard" w:date="2026-07-10T00:00:00Z">
        <w:r>
          <w:delText xml:space="preserve">deemed earned only upon the Candidate’s successful completion of a ninety (90) day probationary period with the Client, and shall be invoiced thereafter.</w:delText>
        </w:r>
      </w:del>
      <w:ins w:id="1006" w:author="Contract Guard" w:date="2026-07-10T00:00:00Z">
        <w:r>
          <w:t xml:space="preserve">earned on the Candidate’s start date and payable within thirty (30) days of that date, independent of any probationary period.</w:t>
        </w:r>
      </w:ins>
      <w:commentRangeEnd w:id="2"/>
      <w:r>
        <w:rPr>
          <w:rStyle w:val="CommentReference"/>
        </w:rPr>
        <w:commentReference w:id="2"/>
      </w:r>
    </w:p>
    <w:p>
      <w:r>
        <w:rPr>
          <w:b/>
        </w:rPr>
        <w:t xml:space="preserve">2.3  </w:t>
      </w:r>
      <w:commentRangeStart w:id="3"/>
      <w:r>
        <w:t xml:space="preserve">Client shall pay all undisputed invoices within </w:t>
      </w:r>
      <w:del w:id="1007" w:author="Contract Guard" w:date="2026-07-10T00:00:00Z">
        <w:r>
          <w:delText xml:space="preserve">sixty (60)</w:delText>
        </w:r>
      </w:del>
      <w:ins w:id="1008" w:author="Contract Guard" w:date="2026-07-10T00:00:00Z">
        <w:r>
          <w:t xml:space="preserve">thirty (30)</w:t>
        </w:r>
      </w:ins>
      <w:r>
        <w:t xml:space="preserve"> days of the invoice date</w:t>
      </w:r>
      <w:ins w:id="1009" w:author="Contract Guard" w:date="2026-07-10T00:00:00Z">
        <w:r>
          <w:t xml:space="preserve">. Overdue undisputed amounts accrue interest at 1.5% per month</w:t>
        </w:r>
      </w:ins>
      <w:r>
        <w:t xml:space="preserve">.</w:t>
      </w:r>
      <w:commentRangeEnd w:id="3"/>
      <w:r>
        <w:rPr>
          <w:rStyle w:val="CommentReference"/>
        </w:rPr>
        <w:commentReference w:id="3"/>
      </w:r>
    </w:p>
    <w:p>
      <w:pPr>
        <w:pStyle w:val="H"/>
      </w:pPr>
      <w:r>
        <w:rPr>
          <w:b/>
        </w:rPr>
        <w:t xml:space="preserve">3. Replacement Guarantee</w:t>
      </w:r>
    </w:p>
    <w:p>
      <w:r>
        <w:rPr>
          <w:b/>
        </w:rPr>
        <w:t xml:space="preserve">3.1  </w:t>
      </w:r>
      <w:commentRangeStart w:id="4"/>
      <w:r>
        <w:t xml:space="preserve">If a placed Candidate </w:t>
      </w:r>
      <w:del w:id="1010" w:author="Contract Guard" w:date="2026-07-10T00:00:00Z">
        <w:r>
          <w:delText xml:space="preserve">ceases employment for any reason within one hundred eighty (180) days of their start date, Client shall be entitled, at Client’s sole election, to a full refund of the Fee paid.</w:delText>
        </w:r>
      </w:del>
      <w:ins w:id="1011" w:author="Contract Guard" w:date="2026-07-10T00:00:00Z">
        <w:r>
          <w:t xml:space="preserve">leaves within ninety (90) days of their start date, Agency will provide one replacement search at no additional fee. If Agency cannot present a suitable replacement within thirty (30) days, Client is entitled to a pro-rata refund calculated as Fee × (days remaining in the guarantee period ÷ 90).</w:t>
        </w:r>
      </w:ins>
      <w:commentRangeEnd w:id="4"/>
      <w:r>
        <w:rPr>
          <w:rStyle w:val="CommentReference"/>
        </w:rPr>
        <w:commentReference w:id="4"/>
      </w:r>
    </w:p>
    <w:p>
      <w:r>
        <w:rPr>
          <w:b/>
        </w:rPr>
        <w:t xml:space="preserve">3.2  </w:t>
      </w:r>
      <w:commentRangeStart w:id="5"/>
      <w:r>
        <w:t xml:space="preserve">The refund under Section 3.1 shall </w:t>
      </w:r>
      <w:del w:id="1012" w:author="Contract Guard" w:date="2026-07-10T00:00:00Z">
        <w:r>
          <w:delText xml:space="preserve">apply regardless of the reason for the Candidate’s departure, including where employment ends due to redundancy, restructuring, elimination of the role, or a change in the Client’s business circumstances.</w:delText>
        </w:r>
      </w:del>
      <w:ins w:id="1013" w:author="Contract Guard" w:date="2026-07-10T00:00:00Z">
        <w:r>
          <w:t xml:space="preserve">not apply where the Candidate’s departure results from redundancy, restructuring, elimination of the role, a change in the Client’s circumstances, or the Client’s breach (including late payment of the Fee).</w:t>
        </w:r>
      </w:ins>
      <w:commentRangeEnd w:id="5"/>
      <w:r>
        <w:rPr>
          <w:rStyle w:val="CommentReference"/>
        </w:rPr>
        <w:commentReference w:id="5"/>
      </w:r>
    </w:p>
    <w:p>
      <w:pPr>
        <w:pStyle w:val="H"/>
      </w:pPr>
      <w:r>
        <w:rPr>
          <w:b/>
        </w:rPr>
        <w:t xml:space="preserve">4. Introductions / Candidate Ownership</w:t>
      </w:r>
    </w:p>
    <w:p>
      <w:r>
        <w:rPr>
          <w:b/>
        </w:rPr>
        <w:t xml:space="preserve">4.1  </w:t>
      </w:r>
      <w:r>
        <w:t xml:space="preserve">An “introduction” occurs when Agency provides Client with a Candidate’s name and CV.</w:t>
      </w:r>
    </w:p>
    <w:p>
      <w:r>
        <w:rPr>
          <w:b/>
        </w:rPr>
        <w:t xml:space="preserve">4.2  </w:t>
      </w:r>
      <w:commentRangeStart w:id="6"/>
      <w:r>
        <w:t xml:space="preserve">Client agrees to consider Candidates introduced by Agency in good faith.</w:t>
      </w:r>
      <w:commentRangeEnd w:id="6"/>
      <w:r>
        <w:rPr>
          <w:rStyle w:val="CommentReference"/>
        </w:rPr>
        <w:commentReference w:id="6"/>
      </w:r>
    </w:p>
    <w:p>
      <w:ins w:id="1014" w:author="Contract Guard" w:date="2026-07-10T00:00:00Z">
        <w:r>
          <w:t xml:space="preserve">4.3  Where Client, or any of its affiliates, parent, or subsidiaries, employs or engages an introduced Candidate in any role within twelve (12) months of introduction, the full Fee is payable.</w:t>
        </w:r>
      </w:ins>
    </w:p>
    <w:p>
      <w:ins w:id="1015" w:author="Contract Guard" w:date="2026-07-10T00:00:00Z">
        <w:r>
          <w:t xml:space="preserve">4.4  Client shall not circumvent Agency by engaging an introduced Candidate directly or through any affiliate, parent, subsidiary, or third-party referral. This Section survives termination for twelve (12) months.</w:t>
        </w:r>
      </w:ins>
    </w:p>
    <w:p>
      <w:pPr>
        <w:pStyle w:val="H"/>
      </w:pPr>
      <w:r>
        <w:rPr>
          <w:b/>
        </w:rPr>
        <w:t xml:space="preserve">5. Liability and Indemnification</w:t>
      </w:r>
    </w:p>
    <w:p>
      <w:r>
        <w:rPr>
          <w:b/>
        </w:rPr>
        <w:t xml:space="preserve">5.1  </w:t>
      </w:r>
      <w:commentRangeStart w:id="7"/>
      <w:del w:id="1016" w:author="Contract Guard" w:date="2026-07-10T00:00:00Z">
        <w:r>
          <w:delText xml:space="preserve">Agency shall indemnify, defend, and hold harmless Client from and against any and all losses, damages, liabilities, costs, and expenses of any kind arising out of or relating to any Candidate introduced by Agency, including losses arising from the Candidate’s job performance, conduct, or departure after employment.</w:delText>
        </w:r>
      </w:del>
      <w:ins w:id="1017" w:author="Contract Guard" w:date="2026-07-10T00:00:00Z">
        <w:r>
          <w:t xml:space="preserve">Each party shall indemnify the other for losses arising from its own fraud, gross negligence, or wilful misconduct. Agency’s indemnity does not extend to a Candidate’s job performance or conduct once employed by Client, and Agency’s aggregate indemnity is capped at the Fee paid for the relevant placement.</w:t>
        </w:r>
      </w:ins>
      <w:commentRangeEnd w:id="7"/>
      <w:r>
        <w:rPr>
          <w:rStyle w:val="CommentReference"/>
        </w:rPr>
        <w:commentReference w:id="7"/>
      </w:r>
    </w:p>
    <w:p>
      <w:r>
        <w:rPr>
          <w:b/>
        </w:rPr>
        <w:t xml:space="preserve">5.2  </w:t>
      </w:r>
      <w:commentRangeStart w:id="8"/>
      <w:del w:id="1018" w:author="Contract Guard" w:date="2026-07-10T00:00:00Z">
        <w:r>
          <w:delText xml:space="preserve">Client’s liability under this Agreement shall in all cases be limited to the amount of Fees actually paid to Agency in the twelve (12) months preceding any claim.</w:delText>
        </w:r>
      </w:del>
      <w:ins w:id="1019" w:author="Contract Guard" w:date="2026-07-10T00:00:00Z">
        <w:r>
          <w:t xml:space="preserve">Each party’s aggregate liability under this Agreement is capped at the Fees paid for the relevant placement, except for liability arising from fraud or wilful misconduct.</w:t>
        </w:r>
      </w:ins>
      <w:commentRangeEnd w:id="8"/>
      <w:r>
        <w:rPr>
          <w:rStyle w:val="CommentReference"/>
        </w:rPr>
        <w:commentReference w:id="8"/>
      </w:r>
    </w:p>
    <w:p>
      <w:pPr>
        <w:pStyle w:val="H"/>
      </w:pPr>
      <w:r>
        <w:rPr>
          <w:b/>
        </w:rPr>
        <w:t xml:space="preserve">6. Restrictive Covenants</w:t>
      </w:r>
    </w:p>
    <w:p>
      <w:r>
        <w:rPr>
          <w:b/>
        </w:rPr>
        <w:t xml:space="preserve">6.1  </w:t>
      </w:r>
      <w:commentRangeStart w:id="9"/>
      <w:r>
        <w:t xml:space="preserve">For a period of </w:t>
      </w:r>
      <w:del w:id="1020" w:author="Contract Guard" w:date="2026-07-10T00:00:00Z">
        <w:r>
          <w:delText xml:space="preserve">three (3) years following the Effective Date, Agency shall not solicit, approach, or recruit any employee of Client or any of Client’s affiliates, whether or not such employee was introduced or placed by Agency.</w:delText>
        </w:r>
      </w:del>
      <w:ins w:id="1021" w:author="Contract Guard" w:date="2026-07-10T00:00:00Z">
        <w:r>
          <w:t xml:space="preserve">twelve (12) months following a placement, Agency shall not solicit the specific Candidate it placed with Client. This does not extend to Client’s other employees, nor to candidates who approach Agency independently.</w:t>
        </w:r>
      </w:ins>
      <w:commentRangeEnd w:id="9"/>
      <w:r>
        <w:rPr>
          <w:rStyle w:val="CommentReference"/>
        </w:rPr>
        <w:commentReference w:id="9"/>
      </w:r>
    </w:p>
    <w:p>
      <w:pPr>
        <w:pStyle w:val="H"/>
      </w:pPr>
      <w:r>
        <w:rPr>
          <w:b/>
        </w:rPr>
        <w:t xml:space="preserve">7. Term and Termination</w:t>
      </w:r>
    </w:p>
    <w:p>
      <w:r>
        <w:rPr>
          <w:b/>
        </w:rPr>
        <w:t xml:space="preserve">7.1  </w:t>
      </w:r>
      <w:commentRangeStart w:id="10"/>
      <w:r>
        <w:t xml:space="preserve">This Agreement commences on the Effective Date and continues for an initial term of twelve (12) months, and </w:t>
      </w:r>
      <w:del w:id="1022" w:author="Contract Guard" w:date="2026-07-10T00:00:00Z">
        <w:r>
          <w:delText xml:space="preserve">shall automatically renew for successive twelve (12) month terms unless either party gives written notice of non-renewal no later than ninety (90) days prior to the end of the then-current term.</w:delText>
        </w:r>
      </w:del>
      <w:ins w:id="1023" w:author="Contract Guard" w:date="2026-07-10T00:00:00Z">
        <w:r>
          <w:t xml:space="preserve">renews only by written agreement of both parties.</w:t>
        </w:r>
      </w:ins>
      <w:commentRangeEnd w:id="10"/>
      <w:r>
        <w:rPr>
          <w:rStyle w:val="CommentReference"/>
        </w:rPr>
        <w:commentReference w:id="10"/>
      </w:r>
    </w:p>
    <w:p>
      <w:r>
        <w:rPr>
          <w:b/>
        </w:rPr>
        <w:t xml:space="preserve">7.2  </w:t>
      </w:r>
      <w:commentRangeStart w:id="11"/>
      <w:del w:id="1024" w:author="Contract Guard" w:date="2026-07-10T00:00:00Z">
        <w:r>
          <w:delText xml:space="preserve">Client may terminate this Agreement at any time on thirty (30) days’ notice. Agency may terminate only for Client’s material breach that remains uncured for sixty (60) days.</w:delText>
        </w:r>
      </w:del>
      <w:ins w:id="1025" w:author="Contract Guard" w:date="2026-07-10T00:00:00Z">
        <w:r>
          <w:t xml:space="preserve">Either party may terminate on thirty (30) days’ written notice. Fee obligations for introductions made before termination survive under Section 4.</w:t>
        </w:r>
      </w:ins>
      <w:commentRangeEnd w:id="11"/>
      <w:r>
        <w:rPr>
          <w:rStyle w:val="CommentReference"/>
        </w:rPr>
        <w:commentReference w:id="11"/>
      </w:r>
    </w:p>
    <w:p>
      <w:pPr>
        <w:pStyle w:val="H"/>
      </w:pPr>
      <w:r>
        <w:rPr>
          <w:b/>
        </w:rPr>
        <w:t xml:space="preserve">8. Assignment</w:t>
      </w:r>
    </w:p>
    <w:p>
      <w:r>
        <w:rPr>
          <w:b/>
        </w:rPr>
        <w:t xml:space="preserve">8.1  </w:t>
      </w:r>
      <w:commentRangeStart w:id="12"/>
      <w:del w:id="1026" w:author="Contract Guard" w:date="2026-07-10T00:00:00Z">
        <w:r>
          <w:delText xml:space="preserve">Client may assign this Agreement, in whole or in part, to any third party without Agency’s consent. Agency may not assign without Client’s prior written consent.</w:delText>
        </w:r>
      </w:del>
      <w:ins w:id="1027" w:author="Contract Guard" w:date="2026-07-10T00:00:00Z">
        <w:r>
          <w:t xml:space="preserve">Neither party may assign this Agreement without the other party’s prior written consent, such consent not to be unreasonably withheld.</w:t>
        </w:r>
      </w:ins>
      <w:commentRangeEnd w:id="12"/>
      <w:r>
        <w:rPr>
          <w:rStyle w:val="CommentReference"/>
        </w:rPr>
        <w:commentReference w:id="12"/>
      </w:r>
    </w:p>
    <w:p>
      <w:pPr>
        <w:pStyle w:val="H"/>
      </w:pPr>
      <w:r>
        <w:rPr>
          <w:b/>
        </w:rPr>
        <w:t xml:space="preserve">9. Miscellaneous</w:t>
      </w:r>
    </w:p>
    <w:p>
      <w:r>
        <w:rPr>
          <w:b/>
        </w:rPr>
        <w:t xml:space="preserve">9.1  </w:t>
      </w:r>
      <w:r>
        <w:t xml:space="preserve">This Agreement is governed by the laws of the State of Delaware.</w:t>
      </w:r>
    </w:p>
    <w:p>
      <w:r>
        <w:rPr>
          <w:b/>
        </w:rPr>
        <w:t xml:space="preserve">9.2  </w:t>
      </w:r>
      <w:r>
        <w:t xml:space="preserve">This Agreement constitutes the entire agreement between the parties.</w:t>
      </w:r>
    </w:p>
    <w:sectPr>
      <w:pgSz w:w="12240" w:h="15840"/>
      <w:pgMar w:top="1440" w:right="1440" w:bottom="1440" w:left="1440" w:header="720" w:footer="720" w:gutter="0"/>
    </w:sectPr>
  </w:body>
</w:document>
</file>

<file path=word/comments.xml><?xml version="1.0" encoding="utf-8"?>
<w:comments xmlns:w="http://schemas.openxmlformats.org/wordprocessingml/2006/main">
  <w:comment w:id="0" w:author="Contract Guard" w:date="2026-07-10T00:00:00Z" w:initials="CG">
    <w:p>
      <w:r>
        <w:t xml:space="preserve">🟡 Unpaid exclusivity (D4). You’re locked out of all Eng/Product roles with no retainer, yet the Client can still source them directly — one-sided lock-in. Fix: add a retainer, or make it non-exclusive.</w:t>
      </w:r>
    </w:p>
  </w:comment>
  <w:comment w:id="1" w:author="Contract Guard" w:date="2026-07-10T00:00:00Z" w:initials="CG">
    <w:p>
      <w:r>
        <w:t xml:space="preserve">🟡 Ambiguous fee base (A2). “Total remuneration incl. discretionary bonus/equity” invites clawback and valuation disputes (how is unvested equity counted?). Name a clear base.</w:t>
      </w:r>
    </w:p>
  </w:comment>
  <w:comment w:id="2" w:author="Contract Guard" w:date="2026-07-10T00:00:00Z" w:initials="CG">
    <w:p>
      <w:r>
        <w:t xml:space="preserve">🔴 Fee-earning trigger (A1). Fee only earned after a 90-day probation you don’t control — you can do the full search and be paid nothing. This is the single most expensive term here.</w:t>
      </w:r>
    </w:p>
  </w:comment>
  <w:comment w:id="3" w:author="Contract Guard" w:date="2026-07-10T00:00:00Z" w:initials="CG">
    <w:p>
      <w:r>
        <w:t xml:space="preserve">🟡 Net-60 + no late-payment interest (A3). Two-month wait on money you fronted, with nothing deterring later payment. Move to net-30 with interest.</w:t>
      </w:r>
    </w:p>
  </w:comment>
  <w:comment w:id="4" w:author="Contract Guard" w:date="2026-07-10T00:00:00Z" w:initials="CG">
    <w:p>
      <w:r>
        <w:t xml:space="preserve">🔴 Guarantee = full cash refund, 180 days, non-prorated, Client’s sole election (B1/B2). Worst-case structure: you return earned-and-spent money for a departure at day 179. Fix: replacement-first, 90 days, prorated.</w:t>
      </w:r>
    </w:p>
  </w:comment>
  <w:comment w:id="5" w:author="Contract Guard" w:date="2026-07-10T00:00:00Z" w:initials="CG">
    <w:p>
      <w:r>
        <w:t xml:space="preserve">🔴 No guarantee void conditions (B3). As written you owe a refund even when the Client lays the person off for budget — a risk you can’t underwrite. Add carve-outs.</w:t>
      </w:r>
    </w:p>
  </w:comment>
  <w:comment w:id="6" w:author="Contract Guard" w:date="2026-07-10T00:00:00Z" w:initials="CG">
    <w:p>
      <w:r>
        <w:t xml:space="preserve">🔴 No candidate-ownership window and no non-circumvent anywhere in §4 (C1/C2 absent). The Client can pass on your candidate and hire them months later — or via an affiliate — owing nothing. Inserted 4.3 and 4.4 close this backdoor.</w:t>
      </w:r>
    </w:p>
  </w:comment>
  <w:comment w:id="7" w:author="Contract Guard" w:date="2026-07-10T00:00:00Z" w:initials="CG">
    <w:p>
      <w:r>
        <w:t xml:space="preserve">🔴 Uncapped indemnity for anything the candidate does (D1). “Any and all losses… including job performance” can dwarf the fee — you’d be insuring the Client against their own hire.</w:t>
      </w:r>
    </w:p>
  </w:comment>
  <w:comment w:id="8" w:author="Contract Guard" w:date="2026-07-10T00:00:00Z" w:initials="CG">
    <w:p>
      <w:r>
        <w:t xml:space="preserve">🔴 No liability cap for the Agency (D2). The cap protected only the Client; your exposure was unbounded. Made mutual.</w:t>
      </w:r>
    </w:p>
  </w:comment>
  <w:comment w:id="9" w:author="Contract Guard" w:date="2026-07-10T00:00:00Z" w:initials="CG">
    <w:p>
      <w:r>
        <w:t xml:space="preserve">🔴 Over-broad off-limits (D3). 3 years, whole company + affiliates, placed-or-not — sterilises an entire corporate group from your sourcing. Narrow to candidates you actually placed, 12 months.</w:t>
      </w:r>
    </w:p>
  </w:comment>
  <w:comment w:id="10" w:author="Contract Guard" w:date="2026-07-10T00:00:00Z" w:initials="CG">
    <w:p>
      <w:r>
        <w:t xml:space="preserve">🟡 Auto-renew with a narrow 90-day opt-out (E). Evergreen contracts renew silently. Renew only by agreement.</w:t>
      </w:r>
    </w:p>
  </w:comment>
  <w:comment w:id="11" w:author="Contract Guard" w:date="2026-07-10T00:00:00Z" w:initials="CG">
    <w:p>
      <w:r>
        <w:t xml:space="preserve">🟡 Asymmetric termination (E). Client can exit anytime; you can only exit for their uncured breach. Make it mutual.</w:t>
      </w:r>
    </w:p>
  </w:comment>
  <w:comment w:id="12" w:author="Contract Guard" w:date="2026-07-10T00:00:00Z" w:initials="CG">
    <w:p>
      <w:r>
        <w:t xml:space="preserve">🟡 One-sided assignment (E). Client could hand your obligations to anyone; you couldn’t. Made mutual.</w:t>
      </w:r>
    </w:p>
  </w:comment>
</w:comments>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line="276" w:lineRule="auto"/>
    </w:pPr>
  </w:style>
  <w:style w:type="paragraph" w:styleId="H">
    <w:name w:val="Heading 2"/>
    <w:basedOn w:val="Normal"/>
    <w:pPr>
      <w:spacing w:before="240" w:after="60"/>
      <w:outlineLvl w:val="1"/>
    </w:pPr>
    <w:rPr>
      <w:b/>
      <w:sz w:val="24"/>
    </w:rPr>
  </w:style>
  <w:style w:type="paragraph" w:styleId="Banner">
    <w:name w:val="Banner"/>
    <w:basedOn w:val="Normal"/>
    <w:pPr>
      <w:pBdr>
        <w:bottom w:val="single" w:sz="6" w:space="4" w:color="C00000"/>
      </w:pBdr>
      <w:spacing w:after="240"/>
    </w:pPr>
    <w:rPr>
      <w:color w:val="C00000"/>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s>
</file>